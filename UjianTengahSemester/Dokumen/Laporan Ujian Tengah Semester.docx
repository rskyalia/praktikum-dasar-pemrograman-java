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5677" w14:textId="3C79F3D3" w:rsidR="006F4AF4" w:rsidRPr="006F4AF4" w:rsidRDefault="006F4AF4">
      <w:pPr>
        <w:pStyle w:val="Heading1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val="id"/>
          <w14:ligatures w14:val="none"/>
        </w:rPr>
        <w:pPrChange w:id="0" w:author="syahbanialif79@gmail.com" w:date="2026-10-13T10:02:00Z" w16du:dateUtc="2026-10-13T03:02:00Z">
          <w:pPr>
            <w:pStyle w:val="Heading1"/>
          </w:pPr>
        </w:pPrChange>
      </w:pPr>
      <w:r w:rsidRPr="006F4AF4">
        <w:rPr>
          <w:rFonts w:ascii="Times New Roman" w:eastAsia="Times New Roman" w:hAnsi="Times New Roman" w:cs="Times New Roman"/>
          <w:b/>
          <w:bCs/>
          <w:color w:val="auto"/>
          <w:spacing w:val="-10"/>
          <w:kern w:val="0"/>
          <w:sz w:val="36"/>
          <w:szCs w:val="36"/>
          <w:lang w:val="id"/>
          <w14:ligatures w14:val="none"/>
        </w:rPr>
        <w:t>LAPORAN</w:t>
      </w:r>
      <w:r w:rsidRPr="006F4AF4">
        <w:rPr>
          <w:rFonts w:ascii="Times New Roman" w:eastAsia="Times New Roman" w:hAnsi="Times New Roman" w:cs="Times New Roman"/>
          <w:bCs/>
          <w:color w:val="auto"/>
          <w:spacing w:val="-17"/>
          <w:kern w:val="0"/>
          <w:sz w:val="36"/>
          <w:szCs w:val="36"/>
          <w:lang w:val="id"/>
          <w14:ligatures w14:val="none"/>
        </w:rPr>
        <w:t xml:space="preserve"> </w:t>
      </w:r>
      <w:r w:rsidR="000256D5">
        <w:rPr>
          <w:rFonts w:ascii="Times New Roman" w:eastAsia="Times New Roman" w:hAnsi="Times New Roman" w:cs="Times New Roman"/>
          <w:b/>
          <w:bCs/>
          <w:color w:val="auto"/>
          <w:spacing w:val="-10"/>
          <w:kern w:val="0"/>
          <w:sz w:val="36"/>
          <w:szCs w:val="36"/>
          <w:lang w:val="id"/>
          <w14:ligatures w14:val="none"/>
        </w:rPr>
        <w:t>UJIAN TENGAH SEMESTER</w:t>
      </w:r>
    </w:p>
    <w:p w14:paraId="6799C881" w14:textId="3481489A" w:rsidR="006F4AF4" w:rsidRPr="006F4AF4" w:rsidRDefault="000256D5" w:rsidP="007D5B53">
      <w:pPr>
        <w:widowControl w:val="0"/>
        <w:autoSpaceDE w:val="0"/>
        <w:autoSpaceDN w:val="0"/>
        <w:spacing w:before="360" w:after="0" w:line="240" w:lineRule="auto"/>
        <w:ind w:left="5" w:right="4"/>
        <w:jc w:val="center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id"/>
          <w14:ligatures w14:val="none"/>
        </w:rPr>
      </w:pPr>
      <w:bookmarkStart w:id="1" w:name="PERTEMUAN_–_1_:_Dasar_Pemrograman"/>
      <w:bookmarkEnd w:id="1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id"/>
          <w14:ligatures w14:val="none"/>
        </w:rPr>
        <w:t>Penentuan Jenis Sudut Segitiga</w:t>
      </w:r>
    </w:p>
    <w:p w14:paraId="11ADDC53" w14:textId="77777777" w:rsidR="006F4AF4" w:rsidRPr="006F4AF4" w:rsidRDefault="006F4AF4" w:rsidP="007D5B53">
      <w:pPr>
        <w:widowControl w:val="0"/>
        <w:autoSpaceDE w:val="0"/>
        <w:autoSpaceDN w:val="0"/>
        <w:spacing w:before="174"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32"/>
          <w:lang w:val="id"/>
          <w14:ligatures w14:val="none"/>
        </w:rPr>
      </w:pPr>
      <w:r w:rsidRPr="006F4AF4">
        <w:rPr>
          <w:rFonts w:ascii="Times New Roman" w:eastAsia="Times New Roman" w:hAnsi="Times New Roman" w:cs="Times New Roman"/>
          <w:b/>
          <w:bCs/>
          <w:noProof/>
          <w:kern w:val="0"/>
          <w:sz w:val="20"/>
          <w:szCs w:val="32"/>
          <w:lang w:val="id"/>
          <w14:ligatures w14:val="none"/>
        </w:rPr>
        <w:drawing>
          <wp:anchor distT="0" distB="0" distL="0" distR="0" simplePos="0" relativeHeight="251659264" behindDoc="1" locked="0" layoutInCell="1" allowOverlap="1" wp14:anchorId="2ED78B69" wp14:editId="1E0C1669">
            <wp:simplePos x="0" y="0"/>
            <wp:positionH relativeFrom="page">
              <wp:posOffset>1985010</wp:posOffset>
            </wp:positionH>
            <wp:positionV relativeFrom="paragraph">
              <wp:posOffset>271954</wp:posOffset>
            </wp:positionV>
            <wp:extent cx="3595932" cy="36195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5932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CECDE" w14:textId="77777777" w:rsidR="006F4AF4" w:rsidRDefault="006F4AF4" w:rsidP="006F4AF4">
      <w:pPr>
        <w:widowControl w:val="0"/>
        <w:tabs>
          <w:tab w:val="left" w:pos="2820"/>
        </w:tabs>
        <w:autoSpaceDE w:val="0"/>
        <w:autoSpaceDN w:val="0"/>
        <w:spacing w:before="314" w:after="0" w:line="240" w:lineRule="auto"/>
        <w:ind w:left="1546"/>
        <w:rPr>
          <w:rFonts w:ascii="Times New Roman" w:eastAsia="Times New Roman" w:hAnsi="Times New Roman" w:cs="Times New Roman"/>
          <w:spacing w:val="-4"/>
          <w:kern w:val="0"/>
          <w:sz w:val="28"/>
          <w:lang w:val="id"/>
          <w14:ligatures w14:val="none"/>
        </w:rPr>
      </w:pPr>
    </w:p>
    <w:p w14:paraId="55EA1F5D" w14:textId="2BB459BE" w:rsidR="006F4AF4" w:rsidRPr="006F4AF4" w:rsidRDefault="006F4AF4">
      <w:pPr>
        <w:widowControl w:val="0"/>
        <w:tabs>
          <w:tab w:val="left" w:pos="2820"/>
          <w:tab w:val="right" w:pos="9026"/>
        </w:tabs>
        <w:autoSpaceDE w:val="0"/>
        <w:autoSpaceDN w:val="0"/>
        <w:spacing w:before="314" w:after="0" w:line="240" w:lineRule="auto"/>
        <w:ind w:left="1546"/>
        <w:rPr>
          <w:rFonts w:ascii="Times New Roman" w:eastAsia="Times New Roman" w:hAnsi="Times New Roman" w:cs="Times New Roman"/>
          <w:kern w:val="0"/>
          <w:sz w:val="28"/>
          <w:lang w:val="id"/>
          <w14:ligatures w14:val="none"/>
        </w:rPr>
        <w:pPrChange w:id="2" w:author="syahbanialif79@gmail.com" w:date="2026-10-13T10:02:00Z" w16du:dateUtc="2026-10-13T03:02:00Z">
          <w:pPr>
            <w:widowControl w:val="0"/>
            <w:tabs>
              <w:tab w:val="left" w:pos="2820"/>
            </w:tabs>
            <w:autoSpaceDE w:val="0"/>
            <w:autoSpaceDN w:val="0"/>
            <w:spacing w:before="314" w:after="0" w:line="240" w:lineRule="auto"/>
            <w:ind w:left="1546"/>
          </w:pPr>
        </w:pPrChange>
      </w:pPr>
      <w:r w:rsidRPr="006F4AF4">
        <w:rPr>
          <w:rFonts w:ascii="Times New Roman" w:eastAsia="Times New Roman" w:hAnsi="Times New Roman" w:cs="Times New Roman"/>
          <w:spacing w:val="-4"/>
          <w:kern w:val="0"/>
          <w:sz w:val="28"/>
          <w:lang w:val="id"/>
          <w14:ligatures w14:val="none"/>
        </w:rPr>
        <w:t>Nama</w:t>
      </w:r>
      <w:r w:rsidRPr="006F4AF4">
        <w:rPr>
          <w:rFonts w:ascii="Times New Roman" w:eastAsia="Times New Roman" w:hAnsi="Times New Roman" w:cs="Times New Roman"/>
          <w:kern w:val="0"/>
          <w:sz w:val="28"/>
          <w:lang w:val="id"/>
          <w14:ligatures w14:val="none"/>
        </w:rPr>
        <w:tab/>
      </w:r>
      <w:r w:rsidRPr="006F4AF4">
        <w:rPr>
          <w:rFonts w:ascii="Times New Roman" w:eastAsia="Times New Roman" w:hAnsi="Times New Roman" w:cs="Times New Roman"/>
          <w:spacing w:val="-10"/>
          <w:kern w:val="0"/>
          <w:sz w:val="28"/>
          <w:lang w:val="id"/>
          <w14:ligatures w14:val="none"/>
        </w:rPr>
        <w:t>:</w:t>
      </w:r>
      <w:r>
        <w:rPr>
          <w:rFonts w:ascii="Times New Roman" w:eastAsia="Times New Roman" w:hAnsi="Times New Roman" w:cs="Times New Roman"/>
          <w:spacing w:val="-10"/>
          <w:kern w:val="0"/>
          <w:sz w:val="28"/>
          <w:lang w:val="id"/>
          <w14:ligatures w14:val="none"/>
        </w:rPr>
        <w:t xml:space="preserve"> Muhammad Alif Sya’bani</w:t>
      </w:r>
      <w:ins w:id="3" w:author="syahbanialif79@gmail.com" w:date="2026-10-13T10:02:00Z" w16du:dateUtc="2026-10-13T03:02:00Z">
        <w:r w:rsidR="000256D5">
          <w:rPr>
            <w:rFonts w:ascii="Times New Roman" w:eastAsia="Times New Roman" w:hAnsi="Times New Roman" w:cs="Times New Roman"/>
            <w:spacing w:val="-10"/>
            <w:kern w:val="0"/>
            <w:sz w:val="28"/>
            <w:lang w:val="id"/>
            <w14:ligatures w14:val="none"/>
          </w:rPr>
          <w:tab/>
        </w:r>
      </w:ins>
    </w:p>
    <w:p w14:paraId="11C20A01" w14:textId="6C5375A7" w:rsidR="006F4AF4" w:rsidRPr="006F4AF4" w:rsidRDefault="006F4AF4" w:rsidP="006F4AF4">
      <w:pPr>
        <w:widowControl w:val="0"/>
        <w:tabs>
          <w:tab w:val="left" w:pos="2820"/>
        </w:tabs>
        <w:autoSpaceDE w:val="0"/>
        <w:autoSpaceDN w:val="0"/>
        <w:spacing w:after="0" w:line="240" w:lineRule="auto"/>
        <w:ind w:left="1546"/>
        <w:rPr>
          <w:rFonts w:ascii="Times New Roman" w:eastAsia="Times New Roman" w:hAnsi="Times New Roman" w:cs="Times New Roman"/>
          <w:kern w:val="0"/>
          <w:sz w:val="28"/>
          <w:lang w:val="id"/>
          <w14:ligatures w14:val="none"/>
        </w:rPr>
      </w:pPr>
      <w:r w:rsidRPr="006F4AF4">
        <w:rPr>
          <w:rFonts w:ascii="Times New Roman" w:eastAsia="Times New Roman" w:hAnsi="Times New Roman" w:cs="Times New Roman"/>
          <w:spacing w:val="-5"/>
          <w:kern w:val="0"/>
          <w:sz w:val="28"/>
          <w:lang w:val="id"/>
          <w14:ligatures w14:val="none"/>
        </w:rPr>
        <w:t>NIM</w:t>
      </w:r>
      <w:r w:rsidRPr="006F4AF4">
        <w:rPr>
          <w:rFonts w:ascii="Times New Roman" w:eastAsia="Times New Roman" w:hAnsi="Times New Roman" w:cs="Times New Roman"/>
          <w:kern w:val="0"/>
          <w:sz w:val="28"/>
          <w:lang w:val="id"/>
          <w14:ligatures w14:val="none"/>
        </w:rPr>
        <w:tab/>
      </w:r>
      <w:r w:rsidRPr="006F4AF4">
        <w:rPr>
          <w:rFonts w:ascii="Times New Roman" w:eastAsia="Times New Roman" w:hAnsi="Times New Roman" w:cs="Times New Roman"/>
          <w:spacing w:val="-10"/>
          <w:kern w:val="0"/>
          <w:sz w:val="28"/>
          <w:lang w:val="id"/>
          <w14:ligatures w14:val="none"/>
        </w:rPr>
        <w:t>:</w:t>
      </w:r>
      <w:r>
        <w:rPr>
          <w:rFonts w:ascii="Times New Roman" w:eastAsia="Times New Roman" w:hAnsi="Times New Roman" w:cs="Times New Roman"/>
          <w:spacing w:val="-10"/>
          <w:kern w:val="0"/>
          <w:sz w:val="28"/>
          <w:lang w:val="id"/>
          <w14:ligatures w14:val="none"/>
        </w:rPr>
        <w:t xml:space="preserve"> </w:t>
      </w:r>
      <w:r w:rsidRPr="006F4AF4">
        <w:rPr>
          <w:rFonts w:ascii="Times New Roman" w:eastAsia="Times New Roman" w:hAnsi="Times New Roman" w:cs="Times New Roman"/>
          <w:spacing w:val="-10"/>
          <w:kern w:val="0"/>
          <w:sz w:val="28"/>
          <w:lang w:val="id"/>
          <w14:ligatures w14:val="none"/>
        </w:rPr>
        <w:t>264107020163</w:t>
      </w:r>
    </w:p>
    <w:p w14:paraId="5C068C52" w14:textId="65F8960A" w:rsidR="006F4AF4" w:rsidRPr="006F4AF4" w:rsidRDefault="006F4AF4" w:rsidP="006F4AF4">
      <w:pPr>
        <w:widowControl w:val="0"/>
        <w:tabs>
          <w:tab w:val="left" w:pos="2821"/>
        </w:tabs>
        <w:autoSpaceDE w:val="0"/>
        <w:autoSpaceDN w:val="0"/>
        <w:spacing w:after="0" w:line="240" w:lineRule="auto"/>
        <w:ind w:left="1546"/>
        <w:rPr>
          <w:rFonts w:ascii="Times New Roman" w:eastAsia="Times New Roman" w:hAnsi="Times New Roman" w:cs="Times New Roman"/>
          <w:kern w:val="0"/>
          <w:sz w:val="28"/>
          <w:lang w:val="id"/>
          <w14:ligatures w14:val="none"/>
        </w:rPr>
      </w:pPr>
      <w:r w:rsidRPr="006F4AF4">
        <w:rPr>
          <w:rFonts w:ascii="Times New Roman" w:eastAsia="Times New Roman" w:hAnsi="Times New Roman" w:cs="Times New Roman"/>
          <w:spacing w:val="-2"/>
          <w:kern w:val="0"/>
          <w:sz w:val="28"/>
          <w:lang w:val="id"/>
          <w14:ligatures w14:val="none"/>
        </w:rPr>
        <w:t>Prodi</w:t>
      </w:r>
      <w:r w:rsidRPr="006F4AF4">
        <w:rPr>
          <w:rFonts w:ascii="Times New Roman" w:eastAsia="Times New Roman" w:hAnsi="Times New Roman" w:cs="Times New Roman"/>
          <w:kern w:val="0"/>
          <w:sz w:val="28"/>
          <w:lang w:val="id"/>
          <w14:ligatures w14:val="none"/>
        </w:rPr>
        <w:tab/>
      </w:r>
      <w:r w:rsidRPr="006F4AF4">
        <w:rPr>
          <w:rFonts w:ascii="Times New Roman" w:eastAsia="Times New Roman" w:hAnsi="Times New Roman" w:cs="Times New Roman"/>
          <w:spacing w:val="-10"/>
          <w:kern w:val="0"/>
          <w:sz w:val="28"/>
          <w:lang w:val="id"/>
          <w14:ligatures w14:val="none"/>
        </w:rPr>
        <w:t>:</w:t>
      </w:r>
      <w:r>
        <w:rPr>
          <w:rFonts w:ascii="Times New Roman" w:eastAsia="Times New Roman" w:hAnsi="Times New Roman" w:cs="Times New Roman"/>
          <w:spacing w:val="-10"/>
          <w:kern w:val="0"/>
          <w:sz w:val="28"/>
          <w:lang w:val="id"/>
          <w14:ligatures w14:val="none"/>
        </w:rPr>
        <w:t xml:space="preserve"> D IV Teknik Informatika</w:t>
      </w:r>
    </w:p>
    <w:p w14:paraId="02421C54" w14:textId="480556C1" w:rsidR="006F4AF4" w:rsidRPr="006F4AF4" w:rsidRDefault="006F4AF4" w:rsidP="006F4AF4">
      <w:pPr>
        <w:widowControl w:val="0"/>
        <w:tabs>
          <w:tab w:val="left" w:pos="2820"/>
        </w:tabs>
        <w:autoSpaceDE w:val="0"/>
        <w:autoSpaceDN w:val="0"/>
        <w:spacing w:after="0" w:line="240" w:lineRule="auto"/>
        <w:ind w:left="1546"/>
        <w:rPr>
          <w:rFonts w:ascii="Times New Roman" w:eastAsia="Times New Roman" w:hAnsi="Times New Roman" w:cs="Times New Roman"/>
          <w:kern w:val="0"/>
          <w:sz w:val="28"/>
          <w:lang w:val="id"/>
          <w14:ligatures w14:val="none"/>
        </w:rPr>
      </w:pPr>
      <w:r w:rsidRPr="006F4AF4">
        <w:rPr>
          <w:rFonts w:ascii="Times New Roman" w:eastAsia="Times New Roman" w:hAnsi="Times New Roman" w:cs="Times New Roman"/>
          <w:spacing w:val="-2"/>
          <w:kern w:val="0"/>
          <w:sz w:val="28"/>
          <w:lang w:val="id"/>
          <w14:ligatures w14:val="none"/>
        </w:rPr>
        <w:t>Kelas</w:t>
      </w:r>
      <w:r w:rsidRPr="006F4AF4">
        <w:rPr>
          <w:rFonts w:ascii="Times New Roman" w:eastAsia="Times New Roman" w:hAnsi="Times New Roman" w:cs="Times New Roman"/>
          <w:kern w:val="0"/>
          <w:sz w:val="28"/>
          <w:lang w:val="id"/>
          <w14:ligatures w14:val="none"/>
        </w:rPr>
        <w:tab/>
      </w:r>
      <w:r w:rsidRPr="006F4AF4">
        <w:rPr>
          <w:rFonts w:ascii="Times New Roman" w:eastAsia="Times New Roman" w:hAnsi="Times New Roman" w:cs="Times New Roman"/>
          <w:spacing w:val="-10"/>
          <w:kern w:val="0"/>
          <w:sz w:val="28"/>
          <w:lang w:val="id"/>
          <w14:ligatures w14:val="none"/>
        </w:rPr>
        <w:t>:</w:t>
      </w:r>
      <w:r>
        <w:rPr>
          <w:rFonts w:ascii="Times New Roman" w:eastAsia="Times New Roman" w:hAnsi="Times New Roman" w:cs="Times New Roman"/>
          <w:spacing w:val="-10"/>
          <w:kern w:val="0"/>
          <w:sz w:val="28"/>
          <w:lang w:val="id"/>
          <w14:ligatures w14:val="none"/>
        </w:rPr>
        <w:t xml:space="preserve"> 1B</w:t>
      </w:r>
    </w:p>
    <w:p w14:paraId="3EA76B31" w14:textId="5612490D" w:rsidR="006F4AF4" w:rsidRPr="006F4AF4" w:rsidRDefault="006F4AF4">
      <w:pPr>
        <w:rPr>
          <w:b/>
          <w:bCs/>
          <w:sz w:val="44"/>
          <w:szCs w:val="44"/>
          <w:lang w:val="id"/>
        </w:rPr>
      </w:pPr>
      <w:r w:rsidRPr="006F4AF4">
        <w:rPr>
          <w:b/>
          <w:bCs/>
          <w:sz w:val="44"/>
          <w:szCs w:val="44"/>
          <w:lang w:val="id"/>
        </w:rPr>
        <w:br w:type="page"/>
      </w:r>
    </w:p>
    <w:p w14:paraId="113F1826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  <w:r w:rsidRPr="00DD63D9">
        <w:rPr>
          <w:rFonts w:ascii="Courier New" w:hAnsi="Courier New" w:cs="Courier New"/>
          <w:sz w:val="20"/>
          <w:szCs w:val="20"/>
        </w:rPr>
        <w:lastRenderedPageBreak/>
        <w:t xml:space="preserve">package </w:t>
      </w:r>
      <w:proofErr w:type="spellStart"/>
      <w:r w:rsidRPr="00DD63D9">
        <w:rPr>
          <w:rFonts w:ascii="Courier New" w:hAnsi="Courier New" w:cs="Courier New"/>
          <w:i/>
          <w:iCs/>
          <w:sz w:val="20"/>
          <w:szCs w:val="20"/>
          <w:u w:val="single"/>
        </w:rPr>
        <w:t>U</w:t>
      </w:r>
      <w:r w:rsidRPr="00DD63D9">
        <w:rPr>
          <w:rFonts w:ascii="Courier New" w:hAnsi="Courier New" w:cs="Courier New"/>
          <w:sz w:val="20"/>
          <w:szCs w:val="20"/>
        </w:rPr>
        <w:t>jian</w:t>
      </w:r>
      <w:r w:rsidRPr="00DD63D9">
        <w:rPr>
          <w:rFonts w:ascii="Courier New" w:hAnsi="Courier New" w:cs="Courier New"/>
          <w:i/>
          <w:iCs/>
          <w:sz w:val="20"/>
          <w:szCs w:val="20"/>
          <w:u w:val="single"/>
        </w:rPr>
        <w:t>T</w:t>
      </w:r>
      <w:r w:rsidRPr="00DD63D9">
        <w:rPr>
          <w:rFonts w:ascii="Courier New" w:hAnsi="Courier New" w:cs="Courier New"/>
          <w:sz w:val="20"/>
          <w:szCs w:val="20"/>
        </w:rPr>
        <w:t>engah</w:t>
      </w:r>
      <w:r w:rsidRPr="00DD63D9">
        <w:rPr>
          <w:rFonts w:ascii="Courier New" w:hAnsi="Courier New" w:cs="Courier New"/>
          <w:i/>
          <w:iCs/>
          <w:sz w:val="20"/>
          <w:szCs w:val="20"/>
          <w:u w:val="single"/>
        </w:rPr>
        <w:t>S</w:t>
      </w:r>
      <w:r w:rsidRPr="00DD63D9">
        <w:rPr>
          <w:rFonts w:ascii="Courier New" w:hAnsi="Courier New" w:cs="Courier New"/>
          <w:sz w:val="20"/>
          <w:szCs w:val="20"/>
        </w:rPr>
        <w:t>emester</w:t>
      </w:r>
      <w:proofErr w:type="spellEnd"/>
      <w:r w:rsidRPr="00DD63D9">
        <w:rPr>
          <w:rFonts w:ascii="Courier New" w:hAnsi="Courier New" w:cs="Courier New"/>
          <w:sz w:val="20"/>
          <w:szCs w:val="20"/>
        </w:rPr>
        <w:t>;</w:t>
      </w:r>
    </w:p>
    <w:p w14:paraId="3C8E2C91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</w:p>
    <w:p w14:paraId="35508A72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  <w:r w:rsidRPr="00DD63D9">
        <w:rPr>
          <w:rFonts w:ascii="Courier New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DD63D9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DD63D9">
        <w:rPr>
          <w:rFonts w:ascii="Courier New" w:hAnsi="Courier New" w:cs="Courier New"/>
          <w:sz w:val="20"/>
          <w:szCs w:val="20"/>
        </w:rPr>
        <w:t>.Scanner</w:t>
      </w:r>
      <w:proofErr w:type="spellEnd"/>
      <w:r w:rsidRPr="00DD63D9">
        <w:rPr>
          <w:rFonts w:ascii="Courier New" w:hAnsi="Courier New" w:cs="Courier New"/>
          <w:sz w:val="20"/>
          <w:szCs w:val="20"/>
        </w:rPr>
        <w:t>;</w:t>
      </w:r>
    </w:p>
    <w:p w14:paraId="6DDC1419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  <w:r w:rsidRPr="00DD63D9">
        <w:rPr>
          <w:rFonts w:ascii="Courier New" w:hAnsi="Courier New" w:cs="Courier New"/>
          <w:sz w:val="20"/>
          <w:szCs w:val="20"/>
        </w:rPr>
        <w:t xml:space="preserve">public class </w:t>
      </w:r>
      <w:proofErr w:type="spellStart"/>
      <w:r w:rsidRPr="00DD63D9">
        <w:rPr>
          <w:rFonts w:ascii="Courier New" w:hAnsi="Courier New" w:cs="Courier New"/>
          <w:sz w:val="20"/>
          <w:szCs w:val="20"/>
        </w:rPr>
        <w:t>uts</w:t>
      </w:r>
      <w:proofErr w:type="spellEnd"/>
      <w:r w:rsidRPr="00DD63D9">
        <w:rPr>
          <w:rFonts w:ascii="Courier New" w:hAnsi="Courier New" w:cs="Courier New"/>
          <w:sz w:val="20"/>
          <w:szCs w:val="20"/>
        </w:rPr>
        <w:t xml:space="preserve"> {</w:t>
      </w:r>
    </w:p>
    <w:p w14:paraId="2EFBF75F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  <w:r w:rsidRPr="00DD63D9">
        <w:rPr>
          <w:rFonts w:ascii="Courier New" w:hAnsi="Courier New" w:cs="Courier New"/>
          <w:sz w:val="20"/>
          <w:szCs w:val="20"/>
        </w:rPr>
        <w:t xml:space="preserve">    public static </w:t>
      </w:r>
      <w:r w:rsidRPr="00DD63D9">
        <w:rPr>
          <w:rFonts w:ascii="Courier New" w:hAnsi="Courier New" w:cs="Courier New"/>
          <w:i/>
          <w:iCs/>
          <w:sz w:val="20"/>
          <w:szCs w:val="20"/>
        </w:rPr>
        <w:t>void</w:t>
      </w:r>
      <w:r w:rsidRPr="00DD63D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DD63D9">
        <w:rPr>
          <w:rFonts w:ascii="Courier New" w:hAnsi="Courier New" w:cs="Courier New"/>
          <w:sz w:val="20"/>
          <w:szCs w:val="20"/>
        </w:rPr>
        <w:t>main(String[</w:t>
      </w:r>
      <w:proofErr w:type="gramEnd"/>
      <w:r w:rsidRPr="00DD63D9">
        <w:rPr>
          <w:rFonts w:ascii="Courier New" w:hAnsi="Courier New" w:cs="Courier New"/>
          <w:sz w:val="20"/>
          <w:szCs w:val="20"/>
        </w:rPr>
        <w:t xml:space="preserve">] </w:t>
      </w:r>
      <w:proofErr w:type="spellStart"/>
      <w:r w:rsidRPr="00DD63D9">
        <w:rPr>
          <w:rFonts w:ascii="Courier New" w:hAnsi="Courier New" w:cs="Courier New"/>
          <w:i/>
          <w:iCs/>
          <w:sz w:val="20"/>
          <w:szCs w:val="20"/>
        </w:rPr>
        <w:t>args</w:t>
      </w:r>
      <w:proofErr w:type="spellEnd"/>
      <w:r w:rsidRPr="00DD63D9">
        <w:rPr>
          <w:rFonts w:ascii="Courier New" w:hAnsi="Courier New" w:cs="Courier New"/>
          <w:sz w:val="20"/>
          <w:szCs w:val="20"/>
        </w:rPr>
        <w:t>) {</w:t>
      </w:r>
    </w:p>
    <w:p w14:paraId="134DCDC2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  <w:r w:rsidRPr="00DD63D9">
        <w:rPr>
          <w:rFonts w:ascii="Courier New" w:hAnsi="Courier New" w:cs="Courier New"/>
          <w:sz w:val="20"/>
          <w:szCs w:val="20"/>
        </w:rPr>
        <w:t xml:space="preserve">        Scanner </w:t>
      </w:r>
      <w:proofErr w:type="spellStart"/>
      <w:r w:rsidRPr="00DD63D9">
        <w:rPr>
          <w:rFonts w:ascii="Courier New" w:hAnsi="Courier New" w:cs="Courier New"/>
          <w:sz w:val="20"/>
          <w:szCs w:val="20"/>
        </w:rPr>
        <w:t>sc</w:t>
      </w:r>
      <w:proofErr w:type="spellEnd"/>
      <w:r w:rsidRPr="00DD63D9">
        <w:rPr>
          <w:rFonts w:ascii="Courier New" w:hAnsi="Courier New" w:cs="Courier New"/>
          <w:sz w:val="20"/>
          <w:szCs w:val="20"/>
        </w:rPr>
        <w:t xml:space="preserve"> = new </w:t>
      </w:r>
      <w:proofErr w:type="gramStart"/>
      <w:r w:rsidRPr="00DD63D9">
        <w:rPr>
          <w:rFonts w:ascii="Courier New" w:hAnsi="Courier New" w:cs="Courier New"/>
          <w:sz w:val="20"/>
          <w:szCs w:val="20"/>
        </w:rPr>
        <w:t>Scanner(</w:t>
      </w:r>
      <w:proofErr w:type="gramEnd"/>
      <w:r w:rsidRPr="00DD63D9">
        <w:rPr>
          <w:rFonts w:ascii="Courier New" w:hAnsi="Courier New" w:cs="Courier New"/>
          <w:sz w:val="20"/>
          <w:szCs w:val="20"/>
        </w:rPr>
        <w:t>System.in);</w:t>
      </w:r>
    </w:p>
    <w:p w14:paraId="2ADB4194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  <w:r w:rsidRPr="00DD63D9">
        <w:rPr>
          <w:rFonts w:ascii="Courier New" w:hAnsi="Courier New" w:cs="Courier New"/>
          <w:sz w:val="20"/>
          <w:szCs w:val="20"/>
        </w:rPr>
        <w:t xml:space="preserve">        </w:t>
      </w:r>
      <w:r w:rsidRPr="00DD63D9">
        <w:rPr>
          <w:rFonts w:ascii="Courier New" w:hAnsi="Courier New" w:cs="Courier New"/>
          <w:i/>
          <w:iCs/>
          <w:sz w:val="20"/>
          <w:szCs w:val="20"/>
          <w:lang w:val="sv-SE"/>
        </w:rPr>
        <w:t>int</w:t>
      </w:r>
      <w:r w:rsidRPr="00DD63D9">
        <w:rPr>
          <w:rFonts w:ascii="Courier New" w:hAnsi="Courier New" w:cs="Courier New"/>
          <w:sz w:val="20"/>
          <w:szCs w:val="20"/>
          <w:lang w:val="sv-SE"/>
        </w:rPr>
        <w:t xml:space="preserve"> sudut1, sudut2, sudut3;</w:t>
      </w:r>
    </w:p>
    <w:p w14:paraId="386F83C9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  <w:r w:rsidRPr="00DD63D9">
        <w:rPr>
          <w:rFonts w:ascii="Courier New" w:hAnsi="Courier New" w:cs="Courier New"/>
          <w:sz w:val="20"/>
          <w:szCs w:val="20"/>
          <w:lang w:val="sv-SE"/>
        </w:rPr>
        <w:t>        String jenisSegitiga;</w:t>
      </w:r>
    </w:p>
    <w:p w14:paraId="291F98A0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</w:p>
    <w:p w14:paraId="3C2F0D77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  <w:r w:rsidRPr="00DD63D9">
        <w:rPr>
          <w:rFonts w:ascii="Courier New" w:hAnsi="Courier New" w:cs="Courier New"/>
          <w:sz w:val="20"/>
          <w:szCs w:val="20"/>
          <w:lang w:val="sv-SE"/>
        </w:rPr>
        <w:t>        System.out.print("Masukan Sudut Pertama  : ");</w:t>
      </w:r>
    </w:p>
    <w:p w14:paraId="742451D0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  <w:r w:rsidRPr="00DD63D9">
        <w:rPr>
          <w:rFonts w:ascii="Courier New" w:hAnsi="Courier New" w:cs="Courier New"/>
          <w:sz w:val="20"/>
          <w:szCs w:val="20"/>
          <w:lang w:val="sv-SE"/>
        </w:rPr>
        <w:t>        sudut1 = sc.nextInt();</w:t>
      </w:r>
    </w:p>
    <w:p w14:paraId="3063929F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  <w:r w:rsidRPr="00DD63D9">
        <w:rPr>
          <w:rFonts w:ascii="Courier New" w:hAnsi="Courier New" w:cs="Courier New"/>
          <w:sz w:val="20"/>
          <w:szCs w:val="20"/>
          <w:lang w:val="sv-SE"/>
        </w:rPr>
        <w:t>        System.out.print("Masukan Sudut Kedua    : ");</w:t>
      </w:r>
    </w:p>
    <w:p w14:paraId="76FCB38D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  <w:r w:rsidRPr="00DD63D9">
        <w:rPr>
          <w:rFonts w:ascii="Courier New" w:hAnsi="Courier New" w:cs="Courier New"/>
          <w:sz w:val="20"/>
          <w:szCs w:val="20"/>
          <w:lang w:val="sv-SE"/>
        </w:rPr>
        <w:t>        sudut2 = sc.nextInt();</w:t>
      </w:r>
    </w:p>
    <w:p w14:paraId="5781279A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  <w:r w:rsidRPr="00DD63D9">
        <w:rPr>
          <w:rFonts w:ascii="Courier New" w:hAnsi="Courier New" w:cs="Courier New"/>
          <w:sz w:val="20"/>
          <w:szCs w:val="20"/>
          <w:lang w:val="sv-SE"/>
        </w:rPr>
        <w:t>        System.out.print("Masukan Sudut Ketiga   : ");</w:t>
      </w:r>
    </w:p>
    <w:p w14:paraId="10D910B2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  <w:r w:rsidRPr="00DD63D9">
        <w:rPr>
          <w:rFonts w:ascii="Courier New" w:hAnsi="Courier New" w:cs="Courier New"/>
          <w:sz w:val="20"/>
          <w:szCs w:val="20"/>
          <w:lang w:val="sv-SE"/>
        </w:rPr>
        <w:t xml:space="preserve">        </w:t>
      </w:r>
      <w:r w:rsidRPr="00DD63D9">
        <w:rPr>
          <w:rFonts w:ascii="Courier New" w:hAnsi="Courier New" w:cs="Courier New"/>
          <w:sz w:val="20"/>
          <w:szCs w:val="20"/>
        </w:rPr>
        <w:t xml:space="preserve">sudut3 = </w:t>
      </w:r>
      <w:proofErr w:type="spellStart"/>
      <w:proofErr w:type="gramStart"/>
      <w:r w:rsidRPr="00DD63D9">
        <w:rPr>
          <w:rFonts w:ascii="Courier New" w:hAnsi="Courier New" w:cs="Courier New"/>
          <w:sz w:val="20"/>
          <w:szCs w:val="20"/>
        </w:rPr>
        <w:t>sc.nextInt</w:t>
      </w:r>
      <w:proofErr w:type="spellEnd"/>
      <w:proofErr w:type="gramEnd"/>
      <w:r w:rsidRPr="00DD63D9">
        <w:rPr>
          <w:rFonts w:ascii="Courier New" w:hAnsi="Courier New" w:cs="Courier New"/>
          <w:sz w:val="20"/>
          <w:szCs w:val="20"/>
        </w:rPr>
        <w:t>();</w:t>
      </w:r>
    </w:p>
    <w:p w14:paraId="726236A8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</w:p>
    <w:p w14:paraId="3CD7BB80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  <w:r w:rsidRPr="00DD63D9">
        <w:rPr>
          <w:rFonts w:ascii="Courier New" w:hAnsi="Courier New" w:cs="Courier New"/>
          <w:sz w:val="20"/>
          <w:szCs w:val="20"/>
        </w:rPr>
        <w:t xml:space="preserve">        if (sudut1 == 60 &amp;&amp; sudut2 == 60 &amp;&amp; sudut3 == </w:t>
      </w:r>
      <w:proofErr w:type="gramStart"/>
      <w:r w:rsidRPr="00DD63D9">
        <w:rPr>
          <w:rFonts w:ascii="Courier New" w:hAnsi="Courier New" w:cs="Courier New"/>
          <w:sz w:val="20"/>
          <w:szCs w:val="20"/>
        </w:rPr>
        <w:t>60 )</w:t>
      </w:r>
      <w:proofErr w:type="gramEnd"/>
      <w:r w:rsidRPr="00DD63D9">
        <w:rPr>
          <w:rFonts w:ascii="Courier New" w:hAnsi="Courier New" w:cs="Courier New"/>
          <w:sz w:val="20"/>
          <w:szCs w:val="20"/>
        </w:rPr>
        <w:t xml:space="preserve"> {</w:t>
      </w:r>
    </w:p>
    <w:p w14:paraId="3B40E9B4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  <w:r w:rsidRPr="00DD63D9">
        <w:rPr>
          <w:rFonts w:ascii="Courier New" w:hAnsi="Courier New" w:cs="Courier New"/>
          <w:sz w:val="20"/>
          <w:szCs w:val="20"/>
        </w:rPr>
        <w:t xml:space="preserve">            </w:t>
      </w:r>
      <w:r w:rsidRPr="00DD63D9">
        <w:rPr>
          <w:rFonts w:ascii="Courier New" w:hAnsi="Courier New" w:cs="Courier New"/>
          <w:sz w:val="20"/>
          <w:szCs w:val="20"/>
          <w:lang w:val="sv-SE"/>
        </w:rPr>
        <w:t>jenisSegitiga = "Sama Kaki";</w:t>
      </w:r>
    </w:p>
    <w:p w14:paraId="44526DD1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  <w:r w:rsidRPr="00DD63D9">
        <w:rPr>
          <w:rFonts w:ascii="Courier New" w:hAnsi="Courier New" w:cs="Courier New"/>
          <w:sz w:val="20"/>
          <w:szCs w:val="20"/>
          <w:lang w:val="sv-SE"/>
        </w:rPr>
        <w:t>            System.out.println(jenisSegitiga);</w:t>
      </w:r>
    </w:p>
    <w:p w14:paraId="294BB315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  <w:r w:rsidRPr="00DD63D9">
        <w:rPr>
          <w:rFonts w:ascii="Courier New" w:hAnsi="Courier New" w:cs="Courier New"/>
          <w:sz w:val="20"/>
          <w:szCs w:val="20"/>
          <w:lang w:val="sv-SE"/>
        </w:rPr>
        <w:t xml:space="preserve">        </w:t>
      </w:r>
      <w:r w:rsidRPr="00DD63D9">
        <w:rPr>
          <w:rFonts w:ascii="Courier New" w:hAnsi="Courier New" w:cs="Courier New"/>
          <w:sz w:val="20"/>
          <w:szCs w:val="20"/>
        </w:rPr>
        <w:t>} else if (sudut1 == 50 &amp;&amp; sudut2 == 50 &amp;&amp; sudut3 == 80) {</w:t>
      </w:r>
    </w:p>
    <w:p w14:paraId="58220365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  <w:r w:rsidRPr="00DD63D9">
        <w:rPr>
          <w:rFonts w:ascii="Courier New" w:hAnsi="Courier New" w:cs="Courier New"/>
          <w:sz w:val="20"/>
          <w:szCs w:val="20"/>
        </w:rPr>
        <w:t xml:space="preserve">            </w:t>
      </w:r>
      <w:r w:rsidRPr="00DD63D9">
        <w:rPr>
          <w:rFonts w:ascii="Courier New" w:hAnsi="Courier New" w:cs="Courier New"/>
          <w:sz w:val="20"/>
          <w:szCs w:val="20"/>
          <w:lang w:val="sv-SE"/>
        </w:rPr>
        <w:t>jenisSegitiga = "Sama Sisi";</w:t>
      </w:r>
    </w:p>
    <w:p w14:paraId="2BE92092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  <w:r w:rsidRPr="00DD63D9">
        <w:rPr>
          <w:rFonts w:ascii="Courier New" w:hAnsi="Courier New" w:cs="Courier New"/>
          <w:sz w:val="20"/>
          <w:szCs w:val="20"/>
          <w:lang w:val="sv-SE"/>
        </w:rPr>
        <w:t>            System.out.println(jenisSegitiga);</w:t>
      </w:r>
    </w:p>
    <w:p w14:paraId="29934394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  <w:r w:rsidRPr="00DD63D9">
        <w:rPr>
          <w:rFonts w:ascii="Courier New" w:hAnsi="Courier New" w:cs="Courier New"/>
          <w:sz w:val="20"/>
          <w:szCs w:val="20"/>
          <w:lang w:val="sv-SE"/>
        </w:rPr>
        <w:t xml:space="preserve">        </w:t>
      </w:r>
      <w:r w:rsidRPr="00DD63D9">
        <w:rPr>
          <w:rFonts w:ascii="Courier New" w:hAnsi="Courier New" w:cs="Courier New"/>
          <w:sz w:val="20"/>
          <w:szCs w:val="20"/>
        </w:rPr>
        <w:t>} else if (sudut1 == 90 &amp;&amp; sudut2 == 60 &amp;&amp; sudut3 == 30) {</w:t>
      </w:r>
    </w:p>
    <w:p w14:paraId="119443A2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  <w:r w:rsidRPr="00DD63D9">
        <w:rPr>
          <w:rFonts w:ascii="Courier New" w:hAnsi="Courier New" w:cs="Courier New"/>
          <w:sz w:val="20"/>
          <w:szCs w:val="20"/>
        </w:rPr>
        <w:t xml:space="preserve">            </w:t>
      </w:r>
      <w:r w:rsidRPr="00DD63D9">
        <w:rPr>
          <w:rFonts w:ascii="Courier New" w:hAnsi="Courier New" w:cs="Courier New"/>
          <w:sz w:val="20"/>
          <w:szCs w:val="20"/>
          <w:lang w:val="sv-SE"/>
        </w:rPr>
        <w:t>jenisSegitiga = "Siku Siku";</w:t>
      </w:r>
    </w:p>
    <w:p w14:paraId="7FF36089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  <w:r w:rsidRPr="00DD63D9">
        <w:rPr>
          <w:rFonts w:ascii="Courier New" w:hAnsi="Courier New" w:cs="Courier New"/>
          <w:sz w:val="20"/>
          <w:szCs w:val="20"/>
          <w:lang w:val="sv-SE"/>
        </w:rPr>
        <w:t>            System.out.println(jenisSegitiga);</w:t>
      </w:r>
    </w:p>
    <w:p w14:paraId="36CB5AEF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  <w:r w:rsidRPr="00DD63D9">
        <w:rPr>
          <w:rFonts w:ascii="Courier New" w:hAnsi="Courier New" w:cs="Courier New"/>
          <w:sz w:val="20"/>
          <w:szCs w:val="20"/>
          <w:lang w:val="sv-SE"/>
        </w:rPr>
        <w:t>        } else {</w:t>
      </w:r>
    </w:p>
    <w:p w14:paraId="326C63B5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  <w:lang w:val="sv-SE"/>
        </w:rPr>
      </w:pPr>
      <w:r w:rsidRPr="00DD63D9">
        <w:rPr>
          <w:rFonts w:ascii="Courier New" w:hAnsi="Courier New" w:cs="Courier New"/>
          <w:sz w:val="20"/>
          <w:szCs w:val="20"/>
          <w:lang w:val="sv-SE"/>
        </w:rPr>
        <w:t>            System.out.println("Bukan Segitiga");</w:t>
      </w:r>
    </w:p>
    <w:p w14:paraId="0339EB47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  <w:r w:rsidRPr="00DD63D9">
        <w:rPr>
          <w:rFonts w:ascii="Courier New" w:hAnsi="Courier New" w:cs="Courier New"/>
          <w:sz w:val="20"/>
          <w:szCs w:val="20"/>
          <w:lang w:val="sv-SE"/>
        </w:rPr>
        <w:t xml:space="preserve">        </w:t>
      </w:r>
      <w:r w:rsidRPr="00DD63D9">
        <w:rPr>
          <w:rFonts w:ascii="Courier New" w:hAnsi="Courier New" w:cs="Courier New"/>
          <w:sz w:val="20"/>
          <w:szCs w:val="20"/>
        </w:rPr>
        <w:t>}</w:t>
      </w:r>
    </w:p>
    <w:p w14:paraId="6003B212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</w:p>
    <w:p w14:paraId="08D34DFD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  <w:r w:rsidRPr="00DD63D9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proofErr w:type="gramStart"/>
      <w:r w:rsidRPr="00DD63D9">
        <w:rPr>
          <w:rFonts w:ascii="Courier New" w:hAnsi="Courier New" w:cs="Courier New"/>
          <w:sz w:val="20"/>
          <w:szCs w:val="20"/>
        </w:rPr>
        <w:t>sc.close</w:t>
      </w:r>
      <w:proofErr w:type="spellEnd"/>
      <w:proofErr w:type="gramEnd"/>
      <w:r w:rsidRPr="00DD63D9">
        <w:rPr>
          <w:rFonts w:ascii="Courier New" w:hAnsi="Courier New" w:cs="Courier New"/>
          <w:sz w:val="20"/>
          <w:szCs w:val="20"/>
        </w:rPr>
        <w:t>();</w:t>
      </w:r>
    </w:p>
    <w:p w14:paraId="2D63872D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  <w:r w:rsidRPr="00DD63D9">
        <w:rPr>
          <w:rFonts w:ascii="Courier New" w:hAnsi="Courier New" w:cs="Courier New"/>
          <w:sz w:val="20"/>
          <w:szCs w:val="20"/>
        </w:rPr>
        <w:t>    }</w:t>
      </w:r>
    </w:p>
    <w:p w14:paraId="5E459FE3" w14:textId="77777777" w:rsidR="000256D5" w:rsidRPr="00DD63D9" w:rsidRDefault="000256D5" w:rsidP="000256D5">
      <w:pPr>
        <w:rPr>
          <w:rFonts w:ascii="Courier New" w:hAnsi="Courier New" w:cs="Courier New"/>
          <w:sz w:val="20"/>
          <w:szCs w:val="20"/>
        </w:rPr>
      </w:pPr>
    </w:p>
    <w:p w14:paraId="1C7EE39B" w14:textId="77777777" w:rsidR="00DD63D9" w:rsidRDefault="000256D5" w:rsidP="00DD63D9">
      <w:pPr>
        <w:rPr>
          <w:rFonts w:ascii="Courier New" w:hAnsi="Courier New" w:cs="Courier New"/>
          <w:sz w:val="20"/>
          <w:szCs w:val="20"/>
        </w:rPr>
      </w:pPr>
      <w:r w:rsidRPr="00DD63D9">
        <w:rPr>
          <w:rFonts w:ascii="Courier New" w:hAnsi="Courier New" w:cs="Courier New"/>
          <w:sz w:val="20"/>
          <w:szCs w:val="20"/>
        </w:rPr>
        <w:t>}</w:t>
      </w:r>
    </w:p>
    <w:p w14:paraId="3013BFCD" w14:textId="03EFAAFA" w:rsidR="000256D5" w:rsidRPr="00DD63D9" w:rsidRDefault="00DD63D9" w:rsidP="00DD63D9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br/>
      </w:r>
      <w:r>
        <w:rPr>
          <w:noProof/>
        </w:rPr>
        <w:drawing>
          <wp:inline distT="0" distB="0" distL="0" distR="0" wp14:anchorId="2CEBCCAF" wp14:editId="4A046F84">
            <wp:extent cx="5731510" cy="3223895"/>
            <wp:effectExtent l="0" t="0" r="2540" b="0"/>
            <wp:docPr id="168416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61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EA60" w14:textId="77777777" w:rsidR="000256D5" w:rsidRPr="000256D5" w:rsidRDefault="000256D5" w:rsidP="000256D5">
      <w:pPr>
        <w:rPr>
          <w:rFonts w:cstheme="minorHAnsi"/>
          <w:b/>
          <w:bCs/>
          <w:sz w:val="24"/>
          <w:szCs w:val="24"/>
        </w:rPr>
      </w:pPr>
    </w:p>
    <w:p w14:paraId="2A16EDFC" w14:textId="77777777" w:rsidR="006164EF" w:rsidRPr="006164EF" w:rsidRDefault="006164EF" w:rsidP="006F4AF4">
      <w:pPr>
        <w:rPr>
          <w:rFonts w:cstheme="minorHAnsi"/>
          <w:b/>
          <w:bCs/>
          <w:sz w:val="24"/>
          <w:szCs w:val="24"/>
          <w:lang w:val="sv-SE"/>
        </w:rPr>
      </w:pPr>
    </w:p>
    <w:sectPr w:rsidR="006164EF" w:rsidRPr="006164EF" w:rsidSect="00E1482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38BC8" w14:textId="77777777" w:rsidR="00096A82" w:rsidRDefault="00096A82" w:rsidP="00F06080">
      <w:pPr>
        <w:spacing w:after="0" w:line="240" w:lineRule="auto"/>
      </w:pPr>
      <w:r>
        <w:separator/>
      </w:r>
    </w:p>
  </w:endnote>
  <w:endnote w:type="continuationSeparator" w:id="0">
    <w:p w14:paraId="67B96A0A" w14:textId="77777777" w:rsidR="00096A82" w:rsidRDefault="00096A82" w:rsidP="00F06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DDE69" w14:textId="77777777" w:rsidR="007D5B53" w:rsidRDefault="007D5B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ADAEC" w14:textId="77777777" w:rsidR="006F4AF4" w:rsidRDefault="006F4AF4" w:rsidP="006F4AF4">
    <w:pPr>
      <w:pStyle w:val="BodyText"/>
      <w:spacing w:line="14" w:lineRule="auto"/>
      <w:jc w:val="lef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A2D64C8" wp14:editId="7A8013FC">
              <wp:simplePos x="0" y="0"/>
              <wp:positionH relativeFrom="page">
                <wp:posOffset>2021206</wp:posOffset>
              </wp:positionH>
              <wp:positionV relativeFrom="page">
                <wp:posOffset>8677822</wp:posOffset>
              </wp:positionV>
              <wp:extent cx="3520440" cy="99504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0440" cy="9950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0A841C" w14:textId="2711C442" w:rsidR="006F4AF4" w:rsidRDefault="006F4AF4" w:rsidP="006F4AF4">
                          <w:pPr>
                            <w:pStyle w:val="BodyText"/>
                            <w:spacing w:before="6" w:line="381" w:lineRule="auto"/>
                            <w:ind w:left="1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2D64C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9.15pt;margin-top:683.3pt;width:277.2pt;height:78.3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" filled="f" stroked="f">
              <v:textbox inset="0,0,0,0">
                <w:txbxContent>
                  <w:p w14:paraId="000A841C" w14:textId="2711C442" w:rsidR="006F4AF4" w:rsidRDefault="006F4AF4" w:rsidP="006F4AF4">
                    <w:pPr>
                      <w:pStyle w:val="BodyText"/>
                      <w:spacing w:before="6" w:line="381" w:lineRule="auto"/>
                      <w:ind w:left="1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0C7512AE" w14:textId="77777777" w:rsidR="006F4AF4" w:rsidRDefault="006F4A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CEF07" w14:textId="77777777" w:rsidR="00E14820" w:rsidRDefault="00E14820" w:rsidP="00E14820">
    <w:pPr>
      <w:pStyle w:val="BodyText"/>
      <w:spacing w:line="14" w:lineRule="auto"/>
      <w:jc w:val="left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C9A9617" wp14:editId="117CD330">
              <wp:simplePos x="0" y="0"/>
              <wp:positionH relativeFrom="page">
                <wp:posOffset>2021206</wp:posOffset>
              </wp:positionH>
              <wp:positionV relativeFrom="page">
                <wp:posOffset>8677822</wp:posOffset>
              </wp:positionV>
              <wp:extent cx="3520440" cy="995044"/>
              <wp:effectExtent l="0" t="0" r="0" b="0"/>
              <wp:wrapNone/>
              <wp:docPr id="1223745343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0440" cy="99504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15BA7D" w14:textId="77777777" w:rsidR="00E14820" w:rsidRDefault="00E14820" w:rsidP="00E14820">
                          <w:pPr>
                            <w:pStyle w:val="BodyText"/>
                            <w:spacing w:before="6" w:line="381" w:lineRule="auto"/>
                            <w:ind w:left="1"/>
                          </w:pPr>
                          <w:r>
                            <w:t>JURUSAN</w:t>
                          </w:r>
                          <w:r>
                            <w:rPr>
                              <w:b w:val="0"/>
                              <w:spacing w:val="-20"/>
                            </w:rPr>
                            <w:t xml:space="preserve"> </w:t>
                          </w:r>
                          <w:r>
                            <w:t>TEKNOLOGI</w:t>
                          </w:r>
                          <w:r>
                            <w:rPr>
                              <w:b w:val="0"/>
                              <w:spacing w:val="-20"/>
                            </w:rPr>
                            <w:t xml:space="preserve"> </w:t>
                          </w:r>
                          <w:r>
                            <w:t>INFORMASI</w:t>
                          </w:r>
                          <w:r>
                            <w:rPr>
                              <w:b w:val="0"/>
                            </w:rPr>
                            <w:t xml:space="preserve"> </w:t>
                          </w:r>
                          <w:r>
                            <w:t>POLITEKNIK</w:t>
                          </w:r>
                          <w:r>
                            <w:rPr>
                              <w:b w:val="0"/>
                            </w:rPr>
                            <w:t xml:space="preserve"> </w:t>
                          </w:r>
                          <w:r>
                            <w:t>NEGERI</w:t>
                          </w:r>
                          <w:r>
                            <w:rPr>
                              <w:b w:val="0"/>
                            </w:rPr>
                            <w:t xml:space="preserve"> </w:t>
                          </w:r>
                          <w:r>
                            <w:t>MALANG</w:t>
                          </w:r>
                        </w:p>
                        <w:p w14:paraId="07A00503" w14:textId="77777777" w:rsidR="00E14820" w:rsidRDefault="00E14820" w:rsidP="00E14820">
                          <w:pPr>
                            <w:pStyle w:val="BodyText"/>
                            <w:spacing w:before="2"/>
                            <w:ind w:left="1" w:right="1"/>
                          </w:pPr>
                          <w:r>
                            <w:rPr>
                              <w:spacing w:val="-2"/>
                            </w:rPr>
                            <w:t>2026/2027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9A961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59.15pt;margin-top:683.3pt;width:277.2pt;height:78.3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" filled="f" stroked="f">
              <v:textbox inset="0,0,0,0">
                <w:txbxContent>
                  <w:p w14:paraId="2715BA7D" w14:textId="77777777" w:rsidR="00E14820" w:rsidRDefault="00E14820" w:rsidP="00E14820">
                    <w:pPr>
                      <w:pStyle w:val="BodyText"/>
                      <w:spacing w:before="6" w:line="381" w:lineRule="auto"/>
                      <w:ind w:left="1"/>
                    </w:pPr>
                    <w:r>
                      <w:t>JURUSAN</w:t>
                    </w:r>
                    <w:r>
                      <w:rPr>
                        <w:b w:val="0"/>
                        <w:spacing w:val="-20"/>
                      </w:rPr>
                      <w:t xml:space="preserve"> </w:t>
                    </w:r>
                    <w:r>
                      <w:t>TEKNOLOGI</w:t>
                    </w:r>
                    <w:r>
                      <w:rPr>
                        <w:b w:val="0"/>
                        <w:spacing w:val="-20"/>
                      </w:rPr>
                      <w:t xml:space="preserve"> </w:t>
                    </w:r>
                    <w:r>
                      <w:t>INFORMASI</w:t>
                    </w:r>
                    <w:r>
                      <w:rPr>
                        <w:b w:val="0"/>
                      </w:rPr>
                      <w:t xml:space="preserve"> </w:t>
                    </w:r>
                    <w:r>
                      <w:t>POLITEKNIK</w:t>
                    </w:r>
                    <w:r>
                      <w:rPr>
                        <w:b w:val="0"/>
                      </w:rPr>
                      <w:t xml:space="preserve"> </w:t>
                    </w:r>
                    <w:r>
                      <w:t>NEGERI</w:t>
                    </w:r>
                    <w:r>
                      <w:rPr>
                        <w:b w:val="0"/>
                      </w:rPr>
                      <w:t xml:space="preserve"> </w:t>
                    </w:r>
                    <w:r>
                      <w:t>MALANG</w:t>
                    </w:r>
                  </w:p>
                  <w:p w14:paraId="07A00503" w14:textId="77777777" w:rsidR="00E14820" w:rsidRDefault="00E14820" w:rsidP="00E14820">
                    <w:pPr>
                      <w:pStyle w:val="BodyText"/>
                      <w:spacing w:before="2"/>
                      <w:ind w:left="1" w:right="1"/>
                    </w:pPr>
                    <w:r>
                      <w:rPr>
                        <w:spacing w:val="-2"/>
                      </w:rPr>
                      <w:t>2026/2027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550C802" w14:textId="77777777" w:rsidR="00E14820" w:rsidRDefault="00E148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E5F64" w14:textId="77777777" w:rsidR="00096A82" w:rsidRDefault="00096A82" w:rsidP="00F06080">
      <w:pPr>
        <w:spacing w:after="0" w:line="240" w:lineRule="auto"/>
      </w:pPr>
      <w:r>
        <w:separator/>
      </w:r>
    </w:p>
  </w:footnote>
  <w:footnote w:type="continuationSeparator" w:id="0">
    <w:p w14:paraId="731231B2" w14:textId="77777777" w:rsidR="00096A82" w:rsidRDefault="00096A82" w:rsidP="00F060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C411B" w14:textId="77777777" w:rsidR="007D5B53" w:rsidRDefault="007D5B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67E25" w14:textId="77777777" w:rsidR="007D5B53" w:rsidRDefault="007D5B5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717E1" w14:textId="77777777" w:rsidR="007D5B53" w:rsidRDefault="007D5B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D6B4B"/>
    <w:multiLevelType w:val="hybridMultilevel"/>
    <w:tmpl w:val="C3922C4A"/>
    <w:lvl w:ilvl="0" w:tplc="64E05E0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57691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yahbanialif79@gmail.com">
    <w15:presenceInfo w15:providerId="Windows Live" w15:userId="c8256a86606913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A7"/>
    <w:rsid w:val="000009E8"/>
    <w:rsid w:val="000256D5"/>
    <w:rsid w:val="00096A82"/>
    <w:rsid w:val="000A7DC0"/>
    <w:rsid w:val="000E3040"/>
    <w:rsid w:val="00130089"/>
    <w:rsid w:val="00141960"/>
    <w:rsid w:val="003C2663"/>
    <w:rsid w:val="003D2DD9"/>
    <w:rsid w:val="003F47D5"/>
    <w:rsid w:val="00401792"/>
    <w:rsid w:val="0047377A"/>
    <w:rsid w:val="00547A9C"/>
    <w:rsid w:val="006164EF"/>
    <w:rsid w:val="006F4AF4"/>
    <w:rsid w:val="00756A43"/>
    <w:rsid w:val="00761C85"/>
    <w:rsid w:val="007D5B53"/>
    <w:rsid w:val="00867697"/>
    <w:rsid w:val="00AA4EA7"/>
    <w:rsid w:val="00B23F02"/>
    <w:rsid w:val="00DD63D9"/>
    <w:rsid w:val="00E14820"/>
    <w:rsid w:val="00EC52B1"/>
    <w:rsid w:val="00EF73A1"/>
    <w:rsid w:val="00F06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C09004"/>
  <w15:chartTrackingRefBased/>
  <w15:docId w15:val="{2D7F5ADC-0415-4A7B-8393-9FF6DD17B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E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E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E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E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E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E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E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E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E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E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E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60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080"/>
  </w:style>
  <w:style w:type="paragraph" w:styleId="Footer">
    <w:name w:val="footer"/>
    <w:basedOn w:val="Normal"/>
    <w:link w:val="FooterChar"/>
    <w:uiPriority w:val="99"/>
    <w:unhideWhenUsed/>
    <w:rsid w:val="00F060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080"/>
  </w:style>
  <w:style w:type="paragraph" w:styleId="NoSpacing">
    <w:name w:val="No Spacing"/>
    <w:uiPriority w:val="1"/>
    <w:qFormat/>
    <w:rsid w:val="00547A9C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6F4AF4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32"/>
      <w:szCs w:val="32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F4AF4"/>
    <w:rPr>
      <w:rFonts w:ascii="Times New Roman" w:eastAsia="Times New Roman" w:hAnsi="Times New Roman" w:cs="Times New Roman"/>
      <w:b/>
      <w:bCs/>
      <w:kern w:val="0"/>
      <w:sz w:val="32"/>
      <w:szCs w:val="32"/>
      <w:lang w:val="id"/>
      <w14:ligatures w14:val="none"/>
    </w:rPr>
  </w:style>
  <w:style w:type="paragraph" w:styleId="Revision">
    <w:name w:val="Revision"/>
    <w:hidden/>
    <w:uiPriority w:val="99"/>
    <w:semiHidden/>
    <w:rsid w:val="000256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5D2015-DAFF-409B-AA5E-5146094E8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syahbanialif79@gmail.com</dc:creator>
  <cp:keywords/>
  <dc:description/>
  <cp:lastModifiedBy>syahbanialif79@gmail.com</cp:lastModifiedBy>
  <cp:revision>6</cp:revision>
  <cp:lastPrinted>2026-09-01T02:53:00Z</cp:lastPrinted>
  <dcterms:created xsi:type="dcterms:W3CDTF">2026-09-01T01:08:00Z</dcterms:created>
  <dcterms:modified xsi:type="dcterms:W3CDTF">2026-10-13T03:05:00Z</dcterms:modified>
</cp:coreProperties>
</file>